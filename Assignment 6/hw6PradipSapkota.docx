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37F13" w14:textId="254CEE32" w:rsidR="001E687A" w:rsidRPr="001F6A3A" w:rsidRDefault="001E687A" w:rsidP="001E687A">
      <w:pPr>
        <w:rPr>
          <w:b/>
        </w:rPr>
      </w:pPr>
      <w:r w:rsidRPr="001F6A3A">
        <w:rPr>
          <w:b/>
        </w:rPr>
        <w:t xml:space="preserve">Applications of Cryptography CSCE </w:t>
      </w:r>
      <w:r>
        <w:rPr>
          <w:b/>
        </w:rPr>
        <w:t>4050/5050 (Spring 202</w:t>
      </w:r>
      <w:r w:rsidR="006E0E01">
        <w:rPr>
          <w:b/>
        </w:rPr>
        <w:t>5</w:t>
      </w:r>
      <w:r>
        <w:rPr>
          <w:b/>
        </w:rPr>
        <w:t>)</w:t>
      </w:r>
    </w:p>
    <w:p w14:paraId="328EB1A1" w14:textId="6BD2E984" w:rsidR="001E687A" w:rsidRDefault="001E687A" w:rsidP="001E687A">
      <w:pPr>
        <w:rPr>
          <w:b/>
        </w:rPr>
      </w:pPr>
      <w:r w:rsidRPr="001F6A3A">
        <w:rPr>
          <w:b/>
        </w:rPr>
        <w:t xml:space="preserve">Homework </w:t>
      </w:r>
      <w:r w:rsidR="000D2288">
        <w:rPr>
          <w:b/>
        </w:rPr>
        <w:t>6</w:t>
      </w:r>
    </w:p>
    <w:p w14:paraId="6DBD1B57" w14:textId="77777777" w:rsidR="000651B6" w:rsidRDefault="000651B6" w:rsidP="001E687A">
      <w:pPr>
        <w:pStyle w:val="ListParagraph"/>
        <w:rPr>
          <w:b/>
        </w:rPr>
      </w:pPr>
    </w:p>
    <w:p w14:paraId="49493FA3" w14:textId="3EEB5370" w:rsidR="004A340A" w:rsidRDefault="004A340A" w:rsidP="003F77F6">
      <w:pPr>
        <w:pStyle w:val="ListParagraph"/>
        <w:numPr>
          <w:ilvl w:val="0"/>
          <w:numId w:val="1"/>
        </w:numPr>
        <w:spacing w:before="120" w:after="0" w:line="240" w:lineRule="auto"/>
        <w:ind w:left="360"/>
        <w:contextualSpacing w:val="0"/>
      </w:pPr>
      <w:r>
        <w:t>[</w:t>
      </w:r>
      <w:r w:rsidRPr="004A340A">
        <w:rPr>
          <w:b/>
          <w:bCs/>
        </w:rPr>
        <w:t>Hashing files</w:t>
      </w:r>
      <w:r>
        <w:rPr>
          <w:b/>
          <w:bCs/>
        </w:rPr>
        <w:t>: implementation</w:t>
      </w:r>
      <w:r>
        <w:t>] Download the slides of Lecture 6-1 as “</w:t>
      </w:r>
      <w:r w:rsidRPr="004A340A">
        <w:t>L6-1-CSCE4050-5050.pdf</w:t>
      </w:r>
      <w:r>
        <w:t xml:space="preserve">”. Compute its SHA256 hash value and compare </w:t>
      </w:r>
      <w:r w:rsidR="00A26DD2">
        <w:t xml:space="preserve">it </w:t>
      </w:r>
      <w:r>
        <w:t>with the value provided on the Canvas page of Lecture 6</w:t>
      </w:r>
      <w:r w:rsidR="00A26DD2">
        <w:t>;</w:t>
      </w:r>
      <w:r>
        <w:t xml:space="preserve"> </w:t>
      </w:r>
      <w:r w:rsidR="00C80136">
        <w:t>attach</w:t>
      </w:r>
      <w:r>
        <w:t xml:space="preserve"> the screenshots of both hash values.</w:t>
      </w:r>
      <w:r w:rsidR="00C80136">
        <w:t xml:space="preserve"> Note that any popular OS has a built-in utility for com</w:t>
      </w:r>
      <w:r w:rsidR="00271B52">
        <w:rPr>
          <w:b/>
          <w:bCs/>
          <w:noProof/>
          <w:sz w:val="24"/>
          <w:szCs w:val="24"/>
        </w:rPr>
        <w:drawing>
          <wp:inline distT="0" distB="0" distL="0" distR="0" wp14:anchorId="64ECD391" wp14:editId="5F4DC23A">
            <wp:extent cx="5943600" cy="974725"/>
            <wp:effectExtent l="0" t="0" r="0" b="3175"/>
            <wp:docPr id="88372599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25998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C80136">
        <w:t>puting</w:t>
      </w:r>
      <w:proofErr w:type="spellEnd"/>
      <w:r w:rsidR="00C80136">
        <w:t xml:space="preserve"> SHA256 hash values of files: find out what it is and use it.</w:t>
      </w:r>
      <w:r>
        <w:t xml:space="preserve"> Next, let us </w:t>
      </w:r>
      <w:r w:rsidR="00A26DD2">
        <w:t xml:space="preserve">confirm </w:t>
      </w:r>
      <w:r>
        <w:t xml:space="preserve">that changing the contents of </w:t>
      </w:r>
      <w:r w:rsidR="00A26DD2">
        <w:t xml:space="preserve">a </w:t>
      </w:r>
      <w:r>
        <w:t>file results in changing the hash value. Open “</w:t>
      </w:r>
      <w:r w:rsidRPr="004A340A">
        <w:t>L6-1-CSCE4050-5050.pdf</w:t>
      </w:r>
      <w:r>
        <w:t xml:space="preserve">” in any text editor </w:t>
      </w:r>
      <w:r w:rsidR="00A26DD2">
        <w:t>(</w:t>
      </w:r>
      <w:r>
        <w:t>e.g., Notepad++</w:t>
      </w:r>
      <w:r w:rsidR="00A26DD2">
        <w:t>)</w:t>
      </w:r>
      <w:r w:rsidR="006415F1">
        <w:t>,</w:t>
      </w:r>
      <w:r w:rsidR="00C80136">
        <w:t xml:space="preserve"> replace “1.7” in the first line with “1.0” and save the file. You</w:t>
      </w:r>
      <w:r w:rsidR="006415F1">
        <w:t> </w:t>
      </w:r>
      <w:r w:rsidR="00C80136">
        <w:t>may confirm that the modified PDF opens correctly and displays the same contents</w:t>
      </w:r>
      <w:r w:rsidR="00845736">
        <w:t xml:space="preserve"> as before</w:t>
      </w:r>
      <w:r w:rsidR="00C80136">
        <w:t>. Now, compute the SHA 256 value of the modified file and print it to the screen. Attach the respective screenshot.</w:t>
      </w:r>
    </w:p>
    <w:p w14:paraId="4A00415D" w14:textId="2F5516CB" w:rsidR="00C80136" w:rsidRDefault="00640BE2" w:rsidP="00C80136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 w:rsidRPr="00640BE2">
        <w:rPr>
          <w:b/>
          <w:bCs/>
        </w:rPr>
        <w:t>Answer:</w:t>
      </w:r>
    </w:p>
    <w:p w14:paraId="36E6EBDC" w14:textId="77777777" w:rsidR="008C07B9" w:rsidRDefault="00B87469" w:rsidP="00721B9F">
      <w:pPr>
        <w:pStyle w:val="ListParagraph"/>
        <w:spacing w:before="120" w:after="0" w:line="240" w:lineRule="auto"/>
        <w:ind w:left="360"/>
        <w:contextualSpacing w:val="0"/>
        <w:rPr>
          <w:b/>
          <w:bCs/>
          <w:sz w:val="24"/>
          <w:szCs w:val="24"/>
        </w:rPr>
      </w:pPr>
      <w:r w:rsidRPr="00B023A3">
        <w:rPr>
          <w:b/>
          <w:bCs/>
          <w:sz w:val="24"/>
          <w:szCs w:val="24"/>
        </w:rPr>
        <w:t>SHA</w:t>
      </w:r>
      <w:r w:rsidR="00F23692" w:rsidRPr="00B023A3">
        <w:rPr>
          <w:b/>
          <w:bCs/>
          <w:sz w:val="24"/>
          <w:szCs w:val="24"/>
        </w:rPr>
        <w:t xml:space="preserve">256 hash value </w:t>
      </w:r>
      <w:r w:rsidR="00457DB1" w:rsidRPr="00B023A3">
        <w:rPr>
          <w:b/>
          <w:bCs/>
          <w:sz w:val="24"/>
          <w:szCs w:val="24"/>
        </w:rPr>
        <w:t xml:space="preserve">given </w:t>
      </w:r>
      <w:r w:rsidR="00721B9F" w:rsidRPr="00B023A3">
        <w:rPr>
          <w:b/>
          <w:bCs/>
          <w:sz w:val="24"/>
          <w:szCs w:val="24"/>
        </w:rPr>
        <w:t>provided on canvas:</w:t>
      </w:r>
    </w:p>
    <w:p w14:paraId="51ABAEC9" w14:textId="02FCCA3B" w:rsidR="00721B9F" w:rsidRPr="00721B9F" w:rsidRDefault="00721B9F" w:rsidP="00721B9F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>
        <w:rPr>
          <w:noProof/>
        </w:rPr>
        <w:drawing>
          <wp:inline distT="0" distB="0" distL="0" distR="0" wp14:anchorId="393EDACF" wp14:editId="45882822">
            <wp:extent cx="5943600" cy="938530"/>
            <wp:effectExtent l="0" t="0" r="0" b="1270"/>
            <wp:docPr id="182582733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7332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7DB2" w14:textId="77777777" w:rsidR="000651B6" w:rsidRDefault="000651B6" w:rsidP="000651B6">
      <w:pPr>
        <w:pStyle w:val="ListParagraph"/>
        <w:spacing w:after="0" w:line="240" w:lineRule="auto"/>
        <w:ind w:left="360"/>
        <w:contextualSpacing w:val="0"/>
      </w:pPr>
    </w:p>
    <w:p w14:paraId="23501558" w14:textId="42DA2CA2" w:rsidR="00721B9F" w:rsidRPr="00B023A3" w:rsidRDefault="00E14795" w:rsidP="000651B6">
      <w:pPr>
        <w:pStyle w:val="ListParagraph"/>
        <w:spacing w:after="0" w:line="240" w:lineRule="auto"/>
        <w:ind w:left="360"/>
        <w:contextualSpacing w:val="0"/>
        <w:rPr>
          <w:b/>
          <w:bCs/>
          <w:sz w:val="24"/>
          <w:szCs w:val="24"/>
        </w:rPr>
      </w:pPr>
      <w:r w:rsidRPr="00B023A3">
        <w:rPr>
          <w:b/>
          <w:bCs/>
          <w:sz w:val="24"/>
          <w:szCs w:val="24"/>
        </w:rPr>
        <w:t xml:space="preserve">Computed </w:t>
      </w:r>
      <w:r w:rsidR="00CF1F7D" w:rsidRPr="00B023A3">
        <w:rPr>
          <w:b/>
          <w:bCs/>
          <w:sz w:val="24"/>
          <w:szCs w:val="24"/>
        </w:rPr>
        <w:t>SHA256 hash value</w:t>
      </w:r>
      <w:r w:rsidR="00827A36" w:rsidRPr="00B023A3">
        <w:rPr>
          <w:b/>
          <w:bCs/>
          <w:sz w:val="24"/>
          <w:szCs w:val="24"/>
        </w:rPr>
        <w:t xml:space="preserve"> of file “L6-1-CSCE4050-5050.pdf</w:t>
      </w:r>
      <w:proofErr w:type="gramStart"/>
      <w:r w:rsidR="00827A36" w:rsidRPr="00B023A3">
        <w:rPr>
          <w:b/>
          <w:bCs/>
          <w:sz w:val="24"/>
          <w:szCs w:val="24"/>
        </w:rPr>
        <w:t xml:space="preserve">” </w:t>
      </w:r>
      <w:r w:rsidR="00CF1F7D" w:rsidRPr="00B023A3">
        <w:rPr>
          <w:b/>
          <w:bCs/>
          <w:sz w:val="24"/>
          <w:szCs w:val="24"/>
        </w:rPr>
        <w:t>:</w:t>
      </w:r>
      <w:proofErr w:type="gramEnd"/>
      <w:ins w:id="0" w:author="Microsoft Word" w:date="2025-02-28T11:57:00Z">
        <w:r w:rsidR="00C93B7F" w:rsidRPr="00B023A3">
          <w:rPr>
            <w:b/>
            <w:bCs/>
            <w:sz w:val="24"/>
            <w:szCs w:val="24"/>
          </w:rPr>
          <w:t>”:</w:t>
        </w:r>
      </w:ins>
    </w:p>
    <w:p w14:paraId="23D641F7" w14:textId="77777777" w:rsidR="00CF1F7D" w:rsidRDefault="00CF1F7D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</w:p>
    <w:p w14:paraId="2F13D4F3" w14:textId="127AB4B2" w:rsidR="00CF1F7D" w:rsidRPr="00CF1F7D" w:rsidRDefault="00CF1F7D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72BB27" wp14:editId="7C2E9DA2">
            <wp:extent cx="5943600" cy="1270000"/>
            <wp:effectExtent l="0" t="0" r="0" b="0"/>
            <wp:docPr id="1792976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7604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62FB" w14:textId="77777777" w:rsidR="008C07B9" w:rsidRDefault="008C07B9" w:rsidP="000651B6">
      <w:pPr>
        <w:pStyle w:val="ListParagraph"/>
        <w:spacing w:after="0" w:line="240" w:lineRule="auto"/>
        <w:ind w:left="360"/>
        <w:contextualSpacing w:val="0"/>
        <w:rPr>
          <w:b/>
          <w:bCs/>
          <w:sz w:val="24"/>
          <w:szCs w:val="24"/>
        </w:rPr>
      </w:pPr>
    </w:p>
    <w:p w14:paraId="506AB1A5" w14:textId="2887EBAF" w:rsidR="00721B9F" w:rsidRDefault="00B023A3" w:rsidP="000651B6">
      <w:pPr>
        <w:pStyle w:val="ListParagraph"/>
        <w:spacing w:after="0" w:line="240" w:lineRule="auto"/>
        <w:ind w:left="360"/>
        <w:contextualSpacing w:val="0"/>
        <w:rPr>
          <w:b/>
          <w:bCs/>
          <w:sz w:val="24"/>
          <w:szCs w:val="24"/>
        </w:rPr>
      </w:pPr>
      <w:r w:rsidRPr="00B023A3">
        <w:rPr>
          <w:b/>
          <w:bCs/>
          <w:sz w:val="24"/>
          <w:szCs w:val="24"/>
        </w:rPr>
        <w:t>SHA256 hash value of modified file:</w:t>
      </w:r>
    </w:p>
    <w:p w14:paraId="663F8F8B" w14:textId="77777777" w:rsidR="00B023A3" w:rsidRDefault="00B023A3" w:rsidP="000651B6">
      <w:pPr>
        <w:pStyle w:val="ListParagraph"/>
        <w:spacing w:after="0" w:line="240" w:lineRule="auto"/>
        <w:ind w:left="360"/>
        <w:contextualSpacing w:val="0"/>
        <w:rPr>
          <w:b/>
          <w:bCs/>
          <w:sz w:val="24"/>
          <w:szCs w:val="24"/>
        </w:rPr>
      </w:pPr>
    </w:p>
    <w:p w14:paraId="5EB20EBC" w14:textId="22C04643" w:rsidR="00B023A3" w:rsidRPr="00B023A3" w:rsidRDefault="00FA1941" w:rsidP="000651B6">
      <w:pPr>
        <w:pStyle w:val="ListParagraph"/>
        <w:spacing w:after="0" w:line="240" w:lineRule="auto"/>
        <w:ind w:left="360"/>
        <w:contextualSpacing w:val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8E0E4B" wp14:editId="17E9DE0C">
            <wp:extent cx="5943600" cy="987425"/>
            <wp:effectExtent l="0" t="0" r="0" b="3175"/>
            <wp:docPr id="73859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59576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8826" w14:textId="77777777" w:rsidR="00721B9F" w:rsidRDefault="00721B9F" w:rsidP="000651B6">
      <w:pPr>
        <w:pStyle w:val="ListParagraph"/>
        <w:spacing w:after="0" w:line="240" w:lineRule="auto"/>
        <w:ind w:left="360"/>
        <w:contextualSpacing w:val="0"/>
      </w:pPr>
    </w:p>
    <w:p w14:paraId="0B059B60" w14:textId="1F63D71F" w:rsidR="00A27523" w:rsidRDefault="000651B6" w:rsidP="003D0AF1">
      <w:pPr>
        <w:pStyle w:val="ListParagraph"/>
        <w:numPr>
          <w:ilvl w:val="0"/>
          <w:numId w:val="1"/>
        </w:numPr>
        <w:spacing w:before="120" w:after="0" w:line="240" w:lineRule="auto"/>
        <w:ind w:left="360"/>
      </w:pPr>
      <w:r>
        <w:t>[</w:t>
      </w:r>
      <w:r w:rsidRPr="00A27523">
        <w:rPr>
          <w:b/>
          <w:bCs/>
        </w:rPr>
        <w:t>Hash function: implementation</w:t>
      </w:r>
      <w:r>
        <w:t xml:space="preserve">] </w:t>
      </w:r>
      <w:r w:rsidR="00963E74">
        <w:t xml:space="preserve">Write a program </w:t>
      </w:r>
      <w:r w:rsidR="00845736">
        <w:t>that</w:t>
      </w:r>
      <w:r w:rsidR="00963E74">
        <w:t xml:space="preserve"> i</w:t>
      </w:r>
      <w:r>
        <w:t>mplement</w:t>
      </w:r>
      <w:r w:rsidR="00963E74">
        <w:t>s</w:t>
      </w:r>
      <w:r>
        <w:t xml:space="preserve"> a (weak) cryptographic hash function </w:t>
      </w:r>
      <w:r w:rsidR="00963E74">
        <w:t xml:space="preserve">(we will </w:t>
      </w:r>
      <w:r w:rsidR="00845736">
        <w:t>call</w:t>
      </w:r>
      <w:r w:rsidR="00963E74">
        <w:t xml:space="preserve"> it </w:t>
      </w:r>
      <w:r>
        <w:t>WEAK2</w:t>
      </w:r>
      <w:r w:rsidR="00963E74">
        <w:t>4)</w:t>
      </w:r>
      <w:r>
        <w:t xml:space="preserve"> as follows: WEAK</w:t>
      </w:r>
      <w:proofErr w:type="gramStart"/>
      <w:r w:rsidR="00AC5D8B">
        <w:t>24:</w:t>
      </w:r>
      <w:r>
        <w:t>=</w:t>
      </w:r>
      <w:proofErr w:type="gramEnd"/>
      <w:r>
        <w:t xml:space="preserve"> SHA256[1..24]. In other </w:t>
      </w:r>
      <w:r w:rsidR="00963E74">
        <w:t xml:space="preserve">words, WEAK24 is based on </w:t>
      </w:r>
      <w:r w:rsidR="00845736">
        <w:t>SHA256,</w:t>
      </w:r>
      <w:r w:rsidR="00963E74">
        <w:t xml:space="preserve"> and it outputs the first 24 bits of the output of SHA256.</w:t>
      </w:r>
      <w:r>
        <w:t xml:space="preserve"> </w:t>
      </w:r>
      <w:r w:rsidR="00963E74">
        <w:br/>
        <w:t>For the input “Hello, World!”, print its WEAK24 output to the screen and attach the respective screenshot.</w:t>
      </w:r>
    </w:p>
    <w:p w14:paraId="18531741" w14:textId="77777777" w:rsidR="00D670F4" w:rsidRDefault="00D670F4" w:rsidP="00D670F4">
      <w:pPr>
        <w:pStyle w:val="ListParagraph"/>
        <w:spacing w:before="120" w:after="0" w:line="240" w:lineRule="auto"/>
        <w:ind w:left="360"/>
      </w:pPr>
    </w:p>
    <w:p w14:paraId="2A167D6D" w14:textId="55BF8453" w:rsidR="00E60678" w:rsidRDefault="00E60678" w:rsidP="00E60678">
      <w:pPr>
        <w:pStyle w:val="ListParagraph"/>
        <w:spacing w:before="120" w:after="0" w:line="240" w:lineRule="auto"/>
        <w:ind w:left="360"/>
        <w:rPr>
          <w:b/>
          <w:bCs/>
        </w:rPr>
      </w:pPr>
      <w:r w:rsidRPr="00E60678">
        <w:rPr>
          <w:b/>
          <w:bCs/>
        </w:rPr>
        <w:t>Answer:</w:t>
      </w:r>
    </w:p>
    <w:p w14:paraId="28C4D0BE" w14:textId="6D9CA6AE" w:rsidR="00E5653A" w:rsidRDefault="00D670F4" w:rsidP="00E60678">
      <w:pPr>
        <w:pStyle w:val="ListParagraph"/>
        <w:spacing w:before="120" w:after="0" w:line="240" w:lineRule="auto"/>
        <w:ind w:left="360"/>
        <w:rPr>
          <w:b/>
          <w:bCs/>
        </w:rPr>
      </w:pPr>
      <w:r>
        <w:rPr>
          <w:b/>
          <w:bCs/>
        </w:rPr>
        <w:t>The output of the program:</w:t>
      </w:r>
    </w:p>
    <w:p w14:paraId="00F70DFB" w14:textId="77777777" w:rsidR="00D670F4" w:rsidRDefault="00D670F4" w:rsidP="00E60678">
      <w:pPr>
        <w:pStyle w:val="ListParagraph"/>
        <w:spacing w:before="120" w:after="0" w:line="240" w:lineRule="auto"/>
        <w:ind w:left="360"/>
        <w:rPr>
          <w:b/>
          <w:bCs/>
        </w:rPr>
      </w:pPr>
    </w:p>
    <w:p w14:paraId="53F2452B" w14:textId="13851D57" w:rsidR="00D670F4" w:rsidRPr="00E60678" w:rsidRDefault="00D670F4" w:rsidP="00E60678">
      <w:pPr>
        <w:pStyle w:val="ListParagraph"/>
        <w:spacing w:before="120" w:after="0" w:line="240" w:lineRule="auto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C33D9D" wp14:editId="6F3E5B53">
            <wp:extent cx="5582093" cy="1043118"/>
            <wp:effectExtent l="0" t="0" r="0" b="0"/>
            <wp:docPr id="116620468" name="Picture 4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468" name="Picture 4" descr="A black background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452" cy="10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C922" w14:textId="77777777" w:rsidR="00963E74" w:rsidRDefault="00963E74" w:rsidP="00963E74">
      <w:pPr>
        <w:pStyle w:val="ListParagraph"/>
        <w:spacing w:before="120" w:after="0" w:line="240" w:lineRule="auto"/>
        <w:ind w:left="360"/>
      </w:pPr>
    </w:p>
    <w:p w14:paraId="665B873A" w14:textId="65EE2EA6" w:rsidR="006B502F" w:rsidRDefault="00963E74" w:rsidP="00963E74">
      <w:pPr>
        <w:pStyle w:val="ListParagraph"/>
        <w:numPr>
          <w:ilvl w:val="0"/>
          <w:numId w:val="1"/>
        </w:numPr>
        <w:spacing w:before="120" w:after="0" w:line="240" w:lineRule="auto"/>
        <w:ind w:left="360"/>
      </w:pPr>
      <w:r>
        <w:t>[</w:t>
      </w:r>
      <w:r w:rsidRPr="00963E74">
        <w:rPr>
          <w:b/>
          <w:bCs/>
        </w:rPr>
        <w:t>Collision search: implementation</w:t>
      </w:r>
      <w:r>
        <w:t xml:space="preserve">] Write a program that finds a collision for WEAK24. </w:t>
      </w:r>
      <w:r w:rsidR="006B502F">
        <w:t>In other words</w:t>
      </w:r>
      <w:r>
        <w:t xml:space="preserve">, you need to find two distinct inputs </w:t>
      </w:r>
      <w:r w:rsidR="006B502F">
        <w:t xml:space="preserve">with </w:t>
      </w:r>
      <w:r>
        <w:t>the same WEAK24 hash. Use the birthday attack for your collision search. See Lecture 6-1 for details.</w:t>
      </w:r>
    </w:p>
    <w:p w14:paraId="3290FA3A" w14:textId="7D808439" w:rsidR="00963E74" w:rsidRDefault="006B502F" w:rsidP="006B502F">
      <w:pPr>
        <w:pStyle w:val="ListParagraph"/>
        <w:spacing w:before="120" w:after="0" w:line="240" w:lineRule="auto"/>
        <w:ind w:left="360"/>
        <w:contextualSpacing w:val="0"/>
      </w:pPr>
      <w:r w:rsidRPr="006B502F">
        <w:rPr>
          <w:b/>
          <w:bCs/>
        </w:rPr>
        <w:t>Note:</w:t>
      </w:r>
      <w:r w:rsidRPr="006B502F">
        <w:t xml:space="preserve"> </w:t>
      </w:r>
      <w:r>
        <w:t>Full credit will only be given to the implementations that use birthday attacks.</w:t>
      </w:r>
    </w:p>
    <w:p w14:paraId="7002A0B1" w14:textId="77777777" w:rsidR="00D670F4" w:rsidRDefault="00D670F4" w:rsidP="006B502F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</w:p>
    <w:p w14:paraId="011953B7" w14:textId="46F0124B" w:rsidR="000651B6" w:rsidRDefault="00A27523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 w:rsidRPr="00A27523">
        <w:rPr>
          <w:b/>
          <w:bCs/>
        </w:rPr>
        <w:t xml:space="preserve">Answer: </w:t>
      </w:r>
    </w:p>
    <w:p w14:paraId="326E047F" w14:textId="68222B3C" w:rsidR="00D670F4" w:rsidRDefault="00D670F4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>
        <w:rPr>
          <w:b/>
          <w:bCs/>
        </w:rPr>
        <w:t>The output of the program:</w:t>
      </w:r>
    </w:p>
    <w:p w14:paraId="4DE809AE" w14:textId="77777777" w:rsidR="00D670F4" w:rsidRDefault="00D670F4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</w:p>
    <w:p w14:paraId="47033E2A" w14:textId="1C2E3BF8" w:rsidR="00D670F4" w:rsidRDefault="00D670F4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BF4753" wp14:editId="703A9F53">
            <wp:extent cx="5507665" cy="1376916"/>
            <wp:effectExtent l="0" t="0" r="4445" b="0"/>
            <wp:docPr id="173634928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9285" name="Picture 5" descr="A black screen with white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01" cy="13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EE21" w14:textId="77777777" w:rsidR="00D670F4" w:rsidRDefault="00D670F4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</w:p>
    <w:p w14:paraId="6A80A5A0" w14:textId="77777777" w:rsidR="00E60678" w:rsidRPr="00A27523" w:rsidRDefault="00E60678" w:rsidP="000651B6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</w:p>
    <w:p w14:paraId="1A6B7C46" w14:textId="798DAFD8" w:rsidR="00A8550E" w:rsidRDefault="00A8550E" w:rsidP="000651B6">
      <w:pPr>
        <w:pStyle w:val="ListParagraph"/>
        <w:numPr>
          <w:ilvl w:val="0"/>
          <w:numId w:val="1"/>
        </w:numPr>
        <w:spacing w:after="0" w:line="240" w:lineRule="auto"/>
        <w:ind w:left="360"/>
        <w:contextualSpacing w:val="0"/>
      </w:pPr>
      <w:r>
        <w:t>[</w:t>
      </w:r>
      <w:r w:rsidRPr="00A8550E">
        <w:rPr>
          <w:b/>
          <w:bCs/>
        </w:rPr>
        <w:t>Secure</w:t>
      </w:r>
      <w:r>
        <w:t xml:space="preserve"> </w:t>
      </w:r>
      <w:r w:rsidRPr="00A8550E">
        <w:rPr>
          <w:b/>
          <w:bCs/>
        </w:rPr>
        <w:t>combiner for collision-resistant hash functions</w:t>
      </w:r>
      <w:r>
        <w:t>] Suppose that H</w:t>
      </w:r>
      <w:r w:rsidRPr="00A8550E">
        <w:rPr>
          <w:vertAlign w:val="subscript"/>
        </w:rPr>
        <w:t>1</w:t>
      </w:r>
      <w:r>
        <w:t xml:space="preserve"> and H</w:t>
      </w:r>
      <w:r w:rsidRPr="00A8550E">
        <w:rPr>
          <w:vertAlign w:val="subscript"/>
        </w:rPr>
        <w:t>2</w:t>
      </w:r>
      <w:r>
        <w:t xml:space="preserve"> are collision-resistant hash functions (CRHF). Now, we want to construct a new </w:t>
      </w:r>
      <w:proofErr w:type="gramStart"/>
      <w:r>
        <w:t>CRHF  H</w:t>
      </w:r>
      <w:proofErr w:type="gramEnd"/>
      <w:r>
        <w:t xml:space="preserve">  using H</w:t>
      </w:r>
      <w:r w:rsidRPr="00A8550E">
        <w:rPr>
          <w:vertAlign w:val="subscript"/>
        </w:rPr>
        <w:t>1</w:t>
      </w:r>
      <w:r>
        <w:t xml:space="preserve"> and H</w:t>
      </w:r>
      <w:r w:rsidRPr="00A8550E">
        <w:rPr>
          <w:vertAlign w:val="subscript"/>
        </w:rPr>
        <w:t>2</w:t>
      </w:r>
      <w:r>
        <w:t xml:space="preserve"> as building blocks, so that if at some</w:t>
      </w:r>
      <w:r w:rsidR="006B502F">
        <w:t xml:space="preserve"> point in the</w:t>
      </w:r>
      <w:r>
        <w:t xml:space="preserve"> future one of them is broken (but not both) then </w:t>
      </w:r>
      <w:r w:rsidR="006B502F">
        <w:t xml:space="preserve">the overall construction </w:t>
      </w:r>
      <w:r>
        <w:t>H is still secure. Suppose H</w:t>
      </w:r>
      <w:r w:rsidRPr="00A8550E">
        <w:rPr>
          <w:vertAlign w:val="subscript"/>
        </w:rPr>
        <w:t>1</w:t>
      </w:r>
      <w:r>
        <w:t xml:space="preserve"> and H</w:t>
      </w:r>
      <w:r w:rsidRPr="00A8550E">
        <w:rPr>
          <w:vertAlign w:val="subscript"/>
        </w:rPr>
        <w:t>2</w:t>
      </w:r>
      <w:r>
        <w:t xml:space="preserve"> are defined over the same message space M (but their digest spaces T</w:t>
      </w:r>
      <w:r w:rsidRPr="00A8550E">
        <w:rPr>
          <w:vertAlign w:val="subscript"/>
        </w:rPr>
        <w:t>1</w:t>
      </w:r>
      <w:r>
        <w:t xml:space="preserve"> and T</w:t>
      </w:r>
      <w:r w:rsidRPr="00A8550E">
        <w:rPr>
          <w:vertAlign w:val="subscript"/>
        </w:rPr>
        <w:t>2</w:t>
      </w:r>
      <w:r>
        <w:t xml:space="preserve"> may be different). Let us define a new function as follows:  H(m</w:t>
      </w:r>
      <w:proofErr w:type="gramStart"/>
      <w:r>
        <w:t>) :</w:t>
      </w:r>
      <w:proofErr w:type="gramEnd"/>
      <w:r>
        <w:t>= ( H</w:t>
      </w:r>
      <w:r w:rsidRPr="00A8550E">
        <w:rPr>
          <w:vertAlign w:val="subscript"/>
        </w:rPr>
        <w:t>1</w:t>
      </w:r>
      <w:r>
        <w:t>(m) || H</w:t>
      </w:r>
      <w:r w:rsidRPr="00A8550E">
        <w:rPr>
          <w:vertAlign w:val="subscript"/>
        </w:rPr>
        <w:t>2</w:t>
      </w:r>
      <w:r>
        <w:t>(m) ), where “||” denotes a concatenation of binary strings.</w:t>
      </w:r>
    </w:p>
    <w:p w14:paraId="790EA16F" w14:textId="77777777" w:rsidR="00A8550E" w:rsidRDefault="00A8550E" w:rsidP="00A8550E">
      <w:pPr>
        <w:pStyle w:val="ListParagraph"/>
        <w:spacing w:before="60" w:after="0" w:line="240" w:lineRule="auto"/>
        <w:ind w:left="360"/>
        <w:contextualSpacing w:val="0"/>
      </w:pPr>
      <w:r>
        <w:t>Task: Show that H is a secure CRHF, if either H</w:t>
      </w:r>
      <w:r w:rsidRPr="00A8550E">
        <w:rPr>
          <w:vertAlign w:val="subscript"/>
        </w:rPr>
        <w:t>1</w:t>
      </w:r>
      <w:r>
        <w:t xml:space="preserve"> or H</w:t>
      </w:r>
      <w:r w:rsidRPr="00A8550E">
        <w:rPr>
          <w:vertAlign w:val="subscript"/>
        </w:rPr>
        <w:t>2</w:t>
      </w:r>
      <w:r>
        <w:t xml:space="preserve"> is secure.</w:t>
      </w:r>
    </w:p>
    <w:p w14:paraId="76CEE227" w14:textId="0C769A60" w:rsidR="00A8550E" w:rsidRDefault="00A8550E" w:rsidP="00A8550E">
      <w:pPr>
        <w:pStyle w:val="ListParagraph"/>
        <w:spacing w:before="60" w:after="0" w:line="240" w:lineRule="auto"/>
        <w:ind w:left="360"/>
        <w:contextualSpacing w:val="0"/>
      </w:pPr>
      <w:r>
        <w:t xml:space="preserve">Hint: </w:t>
      </w:r>
      <w:r w:rsidR="006B502F">
        <w:t xml:space="preserve">A simple proof by contradiction is possible. For that, first assume that one can find a collision on </w:t>
      </w:r>
      <w:r>
        <w:t xml:space="preserve">H </w:t>
      </w:r>
      <w:r w:rsidR="006B502F">
        <w:t xml:space="preserve">and then show that </w:t>
      </w:r>
      <w:r>
        <w:t xml:space="preserve">it is </w:t>
      </w:r>
      <w:r w:rsidR="006B502F">
        <w:t>im</w:t>
      </w:r>
      <w:r>
        <w:t xml:space="preserve">possible </w:t>
      </w:r>
      <w:r w:rsidR="006B502F">
        <w:t>given the assumptions on H</w:t>
      </w:r>
      <w:r w:rsidR="006B502F" w:rsidRPr="006B502F">
        <w:rPr>
          <w:vertAlign w:val="subscript"/>
        </w:rPr>
        <w:t>1</w:t>
      </w:r>
      <w:r w:rsidR="006B502F">
        <w:t xml:space="preserve"> and </w:t>
      </w:r>
      <w:r w:rsidR="006B502F">
        <w:softHyphen/>
        <w:t>H</w:t>
      </w:r>
      <w:r w:rsidR="006B502F">
        <w:softHyphen/>
      </w:r>
      <w:r w:rsidR="006B502F" w:rsidRPr="006B502F">
        <w:rPr>
          <w:vertAlign w:val="subscript"/>
        </w:rPr>
        <w:t>2</w:t>
      </w:r>
      <w:r>
        <w:t>.</w:t>
      </w:r>
      <w:r w:rsidRPr="00D84BB1">
        <w:t xml:space="preserve"> </w:t>
      </w:r>
    </w:p>
    <w:p w14:paraId="0ADCF883" w14:textId="084F9035" w:rsidR="00A8550E" w:rsidRDefault="00B533FA" w:rsidP="00A8550E">
      <w:pPr>
        <w:pStyle w:val="ListParagraph"/>
        <w:spacing w:before="120" w:after="0"/>
        <w:ind w:left="360"/>
        <w:contextualSpacing w:val="0"/>
        <w:rPr>
          <w:b/>
          <w:bCs/>
        </w:rPr>
      </w:pPr>
      <w:r w:rsidRPr="00B533FA">
        <w:rPr>
          <w:b/>
          <w:bCs/>
        </w:rPr>
        <w:t>Answer:</w:t>
      </w:r>
    </w:p>
    <w:p w14:paraId="37CDE454" w14:textId="2C0C7ACE" w:rsidR="00B533FA" w:rsidRDefault="00F9609F" w:rsidP="00A8550E">
      <w:pPr>
        <w:pStyle w:val="ListParagraph"/>
        <w:spacing w:before="120" w:after="0"/>
        <w:ind w:left="360"/>
        <w:contextualSpacing w:val="0"/>
      </w:pPr>
      <w:r>
        <w:lastRenderedPageBreak/>
        <w:t>Let us assume by contradiction, H is not Collison-resistant</w:t>
      </w:r>
      <w:r w:rsidR="0072490D">
        <w:t xml:space="preserve"> which means there </w:t>
      </w:r>
      <w:r w:rsidR="008A2B7B">
        <w:t xml:space="preserve">is a polynomial time adversary A that has a </w:t>
      </w:r>
      <w:r w:rsidR="00C4593E">
        <w:t xml:space="preserve">non-negligible probability of finding a collision for H. </w:t>
      </w:r>
    </w:p>
    <w:p w14:paraId="46174479" w14:textId="11CB3065" w:rsidR="00C4593E" w:rsidRDefault="00C4593E" w:rsidP="00A8550E">
      <w:pPr>
        <w:pStyle w:val="ListParagraph"/>
        <w:spacing w:before="120" w:after="0"/>
        <w:ind w:left="360"/>
        <w:contextualSpacing w:val="0"/>
      </w:pPr>
      <w:r>
        <w:t xml:space="preserve">In this case, if m and </w:t>
      </w:r>
      <w:r w:rsidR="00FF4472">
        <w:t xml:space="preserve">m’ are two distinct messages, A outputs </w:t>
      </w:r>
      <w:r w:rsidR="00204099">
        <w:t xml:space="preserve">two distinct messages such that </w:t>
      </w:r>
      <w:proofErr w:type="gramStart"/>
      <w:r w:rsidR="00204099">
        <w:t>m !</w:t>
      </w:r>
      <w:proofErr w:type="gramEnd"/>
      <w:r w:rsidR="00204099">
        <w:t>= m’.</w:t>
      </w:r>
    </w:p>
    <w:p w14:paraId="667DD650" w14:textId="157AABAE" w:rsidR="00F210AF" w:rsidRDefault="00F210AF" w:rsidP="00A8550E">
      <w:pPr>
        <w:pStyle w:val="ListParagraph"/>
        <w:spacing w:before="120" w:after="0"/>
        <w:ind w:left="360"/>
        <w:contextualSpacing w:val="0"/>
      </w:pPr>
      <w:r>
        <w:tab/>
      </w:r>
      <w:r>
        <w:tab/>
      </w:r>
      <w:r>
        <w:tab/>
      </w:r>
      <w:r w:rsidR="0017610D">
        <w:t xml:space="preserve"> </w:t>
      </w:r>
      <w:r>
        <w:t xml:space="preserve">H(m) = H(m’)  </w:t>
      </w:r>
      <w:r>
        <w:sym w:font="Symbol" w:char="F0DE"/>
      </w:r>
      <w:r>
        <w:t xml:space="preserve"> H1 (m) || </w:t>
      </w:r>
      <w:r w:rsidR="00DF09E8">
        <w:t>H2 (m) = H1(m’) || H2(m’)</w:t>
      </w:r>
    </w:p>
    <w:p w14:paraId="33D87731" w14:textId="5AE4DDC7" w:rsidR="00DF09E8" w:rsidRDefault="0017610D" w:rsidP="00A8550E">
      <w:pPr>
        <w:pStyle w:val="ListParagraph"/>
        <w:spacing w:before="120" w:after="0"/>
        <w:ind w:left="360"/>
        <w:contextualSpacing w:val="0"/>
      </w:pPr>
      <w:r>
        <w:t>Which tells us that:  H1(m)=H1(m</w:t>
      </w:r>
      <w:proofErr w:type="gramStart"/>
      <w:r>
        <w:t xml:space="preserve">’)   </w:t>
      </w:r>
      <w:proofErr w:type="gramEnd"/>
      <w:r w:rsidR="00934CE0">
        <w:t xml:space="preserve">AND </w:t>
      </w:r>
      <w:r>
        <w:t xml:space="preserve"> H2(m)=H2(m’)</w:t>
      </w:r>
    </w:p>
    <w:p w14:paraId="359D1F3C" w14:textId="60133255" w:rsidR="0017610D" w:rsidRDefault="00597B60" w:rsidP="00A8550E">
      <w:pPr>
        <w:pStyle w:val="ListParagraph"/>
        <w:spacing w:before="120" w:after="0"/>
        <w:ind w:left="360"/>
        <w:contextualSpacing w:val="0"/>
      </w:pPr>
      <w:r w:rsidRPr="00597B60">
        <w:t>Thus, both H1​ and H2 ​ produce the same hash values for two different messages m and m</w:t>
      </w:r>
      <w:r w:rsidRPr="00597B60">
        <w:rPr>
          <w:rFonts w:hint="eastAsia"/>
        </w:rPr>
        <w:t>′</w:t>
      </w:r>
      <w:r w:rsidRPr="00597B60">
        <w:t xml:space="preserve"> , meaning that both have collisions.</w:t>
      </w:r>
    </w:p>
    <w:p w14:paraId="40CF9A36" w14:textId="77777777" w:rsidR="00C335B0" w:rsidRDefault="0088270F" w:rsidP="00A8550E">
      <w:pPr>
        <w:pStyle w:val="ListParagraph"/>
        <w:spacing w:before="120" w:after="0"/>
        <w:ind w:left="360"/>
        <w:contextualSpacing w:val="0"/>
      </w:pPr>
      <w:r>
        <w:t xml:space="preserve">We can use adversary A to create two new adversaries, A1 and A2, as follows: </w:t>
      </w:r>
    </w:p>
    <w:p w14:paraId="675D0EC5" w14:textId="46E21D6F" w:rsidR="005A6012" w:rsidRDefault="0088270F" w:rsidP="00A8550E">
      <w:pPr>
        <w:pStyle w:val="ListParagraph"/>
        <w:spacing w:before="120" w:after="0"/>
        <w:ind w:left="360"/>
        <w:contextualSpacing w:val="0"/>
      </w:pPr>
      <w:r>
        <w:t>Since the adversary A discovered a collision (m,</w:t>
      </w:r>
      <w:r w:rsidR="00C335B0">
        <w:t xml:space="preserve"> </w:t>
      </w:r>
      <w:r>
        <w:t xml:space="preserve">m′) for </w:t>
      </w:r>
      <w:proofErr w:type="gramStart"/>
      <w:r>
        <w:t>H</w:t>
      </w:r>
      <w:proofErr w:type="gramEnd"/>
    </w:p>
    <w:p w14:paraId="0DEE1B93" w14:textId="327A17BA" w:rsidR="00F24D63" w:rsidRDefault="00F24D63" w:rsidP="00F24D63">
      <w:pPr>
        <w:pStyle w:val="ListParagraph"/>
        <w:numPr>
          <w:ilvl w:val="0"/>
          <w:numId w:val="14"/>
        </w:numPr>
        <w:spacing w:before="120" w:after="0"/>
        <w:contextualSpacing w:val="0"/>
      </w:pPr>
      <w:r>
        <w:t xml:space="preserve">As a collision for H1, </w:t>
      </w:r>
      <w:r w:rsidR="005A6012">
        <w:t>A</w:t>
      </w:r>
      <w:r w:rsidR="0088270F">
        <w:t xml:space="preserve">dversary </w:t>
      </w:r>
      <w:r w:rsidR="0088270F" w:rsidRPr="00F24D63">
        <w:rPr>
          <w:rFonts w:ascii="Cambria Math" w:hAnsi="Cambria Math" w:cs="Cambria Math"/>
        </w:rPr>
        <w:t>𝐴</w:t>
      </w:r>
      <w:r w:rsidR="0088270F">
        <w:t>1 runs A and produces (m,</w:t>
      </w:r>
      <w:r w:rsidR="00B02148">
        <w:t xml:space="preserve"> </w:t>
      </w:r>
      <w:r w:rsidR="0088270F">
        <w:t xml:space="preserve">m′). </w:t>
      </w:r>
    </w:p>
    <w:p w14:paraId="59F64BDA" w14:textId="77777777" w:rsidR="005F4E8E" w:rsidRDefault="0088270F" w:rsidP="00F24D63">
      <w:pPr>
        <w:pStyle w:val="ListParagraph"/>
        <w:numPr>
          <w:ilvl w:val="0"/>
          <w:numId w:val="14"/>
        </w:numPr>
        <w:spacing w:before="120" w:after="0"/>
        <w:contextualSpacing w:val="0"/>
      </w:pPr>
      <w:r>
        <w:t>As a collision for H2, adversary A2 runs A and outputs (m,</w:t>
      </w:r>
      <w:r w:rsidR="00B02148">
        <w:t xml:space="preserve"> </w:t>
      </w:r>
      <w:r>
        <w:t>m′).</w:t>
      </w:r>
    </w:p>
    <w:p w14:paraId="2C183D76" w14:textId="08D84656" w:rsidR="00597B60" w:rsidRDefault="0088270F" w:rsidP="005F4E8E">
      <w:pPr>
        <w:spacing w:before="120" w:after="0"/>
        <w:ind w:left="720"/>
      </w:pPr>
      <w:r>
        <w:t xml:space="preserve"> H is trivially insecure if both H1 and H2 are broken. We did, however, </w:t>
      </w:r>
      <w:r w:rsidR="00BC64E6">
        <w:t>assume</w:t>
      </w:r>
      <w:r>
        <w:t xml:space="preserve"> that at least one of them is </w:t>
      </w:r>
      <w:r w:rsidR="00B02148">
        <w:t>Collison-resistant</w:t>
      </w:r>
      <w:r w:rsidR="00BC64E6">
        <w:t xml:space="preserve"> and secure.</w:t>
      </w:r>
    </w:p>
    <w:p w14:paraId="19C71AE7" w14:textId="40EDEE8D" w:rsidR="00BC64E6" w:rsidRDefault="00A0163B" w:rsidP="005F4E8E">
      <w:pPr>
        <w:spacing w:before="120" w:after="0"/>
        <w:ind w:left="720"/>
      </w:pPr>
      <w:r>
        <w:t>However, according</w:t>
      </w:r>
      <w:r>
        <w:t xml:space="preserve"> to the </w:t>
      </w:r>
      <w:r w:rsidR="00400499">
        <w:t>CHRF Security</w:t>
      </w:r>
      <w:r>
        <w:t>, if H1 is secure, then no effective adversary such as A1 should be able find a collision in H1.</w:t>
      </w:r>
      <w:r>
        <w:br/>
        <w:t>Likewise, if H2 is secure, then A2 is likewise impossible.</w:t>
      </w:r>
      <w:r w:rsidR="009C2511">
        <w:t xml:space="preserve"> </w:t>
      </w:r>
    </w:p>
    <w:p w14:paraId="340788D3" w14:textId="48947908" w:rsidR="009C2511" w:rsidRDefault="009C2511" w:rsidP="005F4E8E">
      <w:pPr>
        <w:spacing w:before="120" w:after="0"/>
        <w:ind w:left="720"/>
      </w:pPr>
      <w:r>
        <w:t>Which contradicts our assum</w:t>
      </w:r>
      <w:r w:rsidR="00BF537A">
        <w:t xml:space="preserve">ption that H is not </w:t>
      </w:r>
      <w:r w:rsidR="00FA71A7">
        <w:t>collision resistant</w:t>
      </w:r>
      <w:r w:rsidR="00BF537A">
        <w:t>.</w:t>
      </w:r>
    </w:p>
    <w:p w14:paraId="4FEA3319" w14:textId="5445B0AF" w:rsidR="00B15C6B" w:rsidRDefault="00B15C6B" w:rsidP="005F4E8E">
      <w:pPr>
        <w:spacing w:before="120" w:after="0"/>
        <w:ind w:left="720"/>
      </w:pPr>
      <w:r>
        <w:t xml:space="preserve">Since </w:t>
      </w:r>
      <w:r w:rsidR="00FA71A7">
        <w:t xml:space="preserve">no adversary A could exist, </w:t>
      </w:r>
      <w:r w:rsidR="00A10EE8">
        <w:t>its certain that:</w:t>
      </w:r>
    </w:p>
    <w:p w14:paraId="1B74B9C2" w14:textId="67FDD9C2" w:rsidR="0088270F" w:rsidRPr="00F9609F" w:rsidRDefault="00AF11BB" w:rsidP="00AF11BB">
      <w:pPr>
        <w:spacing w:before="120" w:after="0"/>
        <w:ind w:left="720"/>
      </w:pPr>
      <w:r w:rsidRPr="00AF11BB">
        <w:t xml:space="preserve">The function H(m)=H1(m) || H2 (m) is </w:t>
      </w:r>
      <w:r w:rsidR="00934CE0">
        <w:t xml:space="preserve">secure CRHF </w:t>
      </w:r>
      <w:r w:rsidRPr="00AF11BB">
        <w:t>if at least one of H1 or H2 is collision-resistant (Secure).</w:t>
      </w:r>
    </w:p>
    <w:p w14:paraId="3147B00B" w14:textId="77777777" w:rsidR="008076D4" w:rsidRDefault="008076D4" w:rsidP="006B502F">
      <w:pPr>
        <w:pStyle w:val="ListParagraph"/>
        <w:spacing w:after="0" w:line="240" w:lineRule="auto"/>
        <w:ind w:left="360"/>
        <w:contextualSpacing w:val="0"/>
      </w:pPr>
    </w:p>
    <w:p w14:paraId="782FF2E0" w14:textId="1BEEEE3B" w:rsidR="00FB3AB9" w:rsidRDefault="008076D4" w:rsidP="006B502F">
      <w:pPr>
        <w:pStyle w:val="ListParagraph"/>
        <w:numPr>
          <w:ilvl w:val="0"/>
          <w:numId w:val="1"/>
        </w:numPr>
        <w:spacing w:before="240" w:after="0" w:line="240" w:lineRule="auto"/>
        <w:ind w:left="360"/>
      </w:pPr>
      <w:r>
        <w:t>[</w:t>
      </w:r>
      <w:r w:rsidRPr="008076D4">
        <w:rPr>
          <w:b/>
          <w:bCs/>
        </w:rPr>
        <w:t>Digital signature</w:t>
      </w:r>
      <w:r w:rsidR="006B502F">
        <w:rPr>
          <w:b/>
          <w:bCs/>
        </w:rPr>
        <w:t>:</w:t>
      </w:r>
      <w:r w:rsidRPr="008076D4">
        <w:rPr>
          <w:b/>
          <w:bCs/>
        </w:rPr>
        <w:t xml:space="preserve"> </w:t>
      </w:r>
      <w:r w:rsidR="0026272A">
        <w:rPr>
          <w:b/>
          <w:bCs/>
        </w:rPr>
        <w:t xml:space="preserve">ECDSA: </w:t>
      </w:r>
      <w:r w:rsidRPr="008076D4">
        <w:rPr>
          <w:b/>
          <w:bCs/>
        </w:rPr>
        <w:t>implementation</w:t>
      </w:r>
      <w:r>
        <w:t>]</w:t>
      </w:r>
      <w:r w:rsidR="006B502F">
        <w:t xml:space="preserve"> </w:t>
      </w:r>
      <w:r w:rsidR="00541D62">
        <w:t>Write a program that computes and verifies the digital signature according to the ECDSA algorithm. Specifically, the program should perform the following steps: (1) Generate a key pair and store the public key in the file “</w:t>
      </w:r>
      <w:proofErr w:type="spellStart"/>
      <w:r w:rsidR="00541D62">
        <w:t>pk.key</w:t>
      </w:r>
      <w:proofErr w:type="spellEnd"/>
      <w:r w:rsidR="00541D62">
        <w:t>” and the secret key in “</w:t>
      </w:r>
      <w:proofErr w:type="spellStart"/>
      <w:r w:rsidR="00541D62">
        <w:t>sk.key</w:t>
      </w:r>
      <w:proofErr w:type="spellEnd"/>
      <w:r w:rsidR="00541D62">
        <w:t>”. (2) Create a file “message.txt” containing the text “Hello, World!”, compute the digital signature of this file (using the secret key) and store the signature in the file “</w:t>
      </w:r>
      <w:proofErr w:type="spellStart"/>
      <w:r w:rsidR="00541D62">
        <w:t>sig.bin</w:t>
      </w:r>
      <w:proofErr w:type="spellEnd"/>
      <w:r w:rsidR="00541D62">
        <w:t>”. (3) Verify the signature on “message.txt” (using the public key) and confirm that the signature is valid. (4) In “message.txt”, replace the first “H” with “J”, save the file (but keep “</w:t>
      </w:r>
      <w:proofErr w:type="spellStart"/>
      <w:r w:rsidR="00541D62">
        <w:t>sig.bin</w:t>
      </w:r>
      <w:proofErr w:type="spellEnd"/>
      <w:r w:rsidR="00541D62">
        <w:t xml:space="preserve">” unchanged), and then try to verify the signature </w:t>
      </w:r>
      <w:r w:rsidR="00397269">
        <w:t>again. Confirm that the verification now fails.</w:t>
      </w:r>
    </w:p>
    <w:p w14:paraId="0D09C295" w14:textId="0BB7169B" w:rsidR="00397269" w:rsidRDefault="00934CE0" w:rsidP="00397269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 w:rsidRPr="00934CE0">
        <w:rPr>
          <w:b/>
          <w:bCs/>
        </w:rPr>
        <w:t>Answer:</w:t>
      </w:r>
    </w:p>
    <w:p w14:paraId="1776E998" w14:textId="04DB0DAB" w:rsidR="00DD6762" w:rsidRDefault="00F77A93" w:rsidP="00397269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>
        <w:rPr>
          <w:b/>
          <w:bCs/>
        </w:rPr>
        <w:t>Output of the program:</w:t>
      </w:r>
    </w:p>
    <w:p w14:paraId="64D5714B" w14:textId="195C2234" w:rsidR="00F77A93" w:rsidRPr="00934CE0" w:rsidRDefault="00F77A93" w:rsidP="00397269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E98EE18" wp14:editId="76E43637">
            <wp:extent cx="5943600" cy="1277620"/>
            <wp:effectExtent l="0" t="0" r="0" b="5080"/>
            <wp:docPr id="18976650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5068" name="Picture 1" descr="A computer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0BBB" w14:textId="77777777" w:rsidR="00397269" w:rsidRDefault="00397269" w:rsidP="00397269">
      <w:pPr>
        <w:pStyle w:val="ListParagraph"/>
        <w:spacing w:after="0" w:line="240" w:lineRule="auto"/>
        <w:ind w:left="360"/>
        <w:contextualSpacing w:val="0"/>
      </w:pPr>
    </w:p>
    <w:p w14:paraId="36A478EA" w14:textId="50016230" w:rsidR="00F77A93" w:rsidRDefault="00F77A93" w:rsidP="00397269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 w:rsidRPr="00F77A93">
        <w:rPr>
          <w:b/>
          <w:bCs/>
        </w:rPr>
        <w:t xml:space="preserve">File: </w:t>
      </w:r>
      <w:proofErr w:type="spellStart"/>
      <w:r w:rsidRPr="00F77A93">
        <w:rPr>
          <w:b/>
          <w:bCs/>
        </w:rPr>
        <w:t>pk.key</w:t>
      </w:r>
      <w:proofErr w:type="spellEnd"/>
    </w:p>
    <w:p w14:paraId="4D38ED44" w14:textId="5CBDD99A" w:rsidR="00F77A93" w:rsidRPr="00F77A93" w:rsidRDefault="00F77A93" w:rsidP="00397269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51D3F1" wp14:editId="5A7D0EDD">
            <wp:extent cx="5943600" cy="1117600"/>
            <wp:effectExtent l="0" t="0" r="0" b="0"/>
            <wp:docPr id="1947021350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21350" name="Picture 2" descr="A black screen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36DF" w14:textId="77777777" w:rsidR="00F77A93" w:rsidRDefault="00F77A93" w:rsidP="00397269">
      <w:pPr>
        <w:pStyle w:val="ListParagraph"/>
        <w:spacing w:after="0" w:line="240" w:lineRule="auto"/>
        <w:ind w:left="360"/>
        <w:contextualSpacing w:val="0"/>
      </w:pPr>
    </w:p>
    <w:p w14:paraId="20AD2132" w14:textId="085433DF" w:rsidR="00F77A93" w:rsidRDefault="00F77A93" w:rsidP="00397269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 w:rsidRPr="00F77A93">
        <w:rPr>
          <w:b/>
          <w:bCs/>
        </w:rPr>
        <w:t xml:space="preserve">File: </w:t>
      </w:r>
      <w:proofErr w:type="spellStart"/>
      <w:r w:rsidRPr="00F77A93">
        <w:rPr>
          <w:b/>
          <w:bCs/>
        </w:rPr>
        <w:t>sk.key</w:t>
      </w:r>
      <w:proofErr w:type="spellEnd"/>
    </w:p>
    <w:p w14:paraId="1605E7D7" w14:textId="277501EB" w:rsidR="00F77A93" w:rsidRPr="00F77A93" w:rsidRDefault="00F77A93" w:rsidP="00397269">
      <w:pPr>
        <w:pStyle w:val="ListParagraph"/>
        <w:spacing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D76837" wp14:editId="0E7BBC7C">
            <wp:extent cx="5943600" cy="1271270"/>
            <wp:effectExtent l="0" t="0" r="0" b="0"/>
            <wp:docPr id="1188316735" name="Picture 3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16735" name="Picture 3" descr="A black background with white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5E9E" w14:textId="77777777" w:rsidR="00F77A93" w:rsidRDefault="00F77A93" w:rsidP="00397269">
      <w:pPr>
        <w:pStyle w:val="ListParagraph"/>
        <w:spacing w:after="0" w:line="240" w:lineRule="auto"/>
        <w:ind w:left="360"/>
        <w:contextualSpacing w:val="0"/>
      </w:pPr>
    </w:p>
    <w:p w14:paraId="5E651F88" w14:textId="77777777" w:rsidR="00F77A93" w:rsidRDefault="00F77A93" w:rsidP="00397269">
      <w:pPr>
        <w:pStyle w:val="ListParagraph"/>
        <w:spacing w:after="0" w:line="240" w:lineRule="auto"/>
        <w:ind w:left="360"/>
        <w:contextualSpacing w:val="0"/>
      </w:pPr>
    </w:p>
    <w:p w14:paraId="59D1E019" w14:textId="15FCCAD8" w:rsidR="00397269" w:rsidRDefault="00A16DA7" w:rsidP="00B1774F">
      <w:pPr>
        <w:pStyle w:val="ListParagraph"/>
        <w:numPr>
          <w:ilvl w:val="0"/>
          <w:numId w:val="1"/>
        </w:numPr>
        <w:spacing w:before="120" w:after="0" w:line="240" w:lineRule="auto"/>
        <w:ind w:left="360"/>
      </w:pPr>
      <w:r>
        <w:t>[</w:t>
      </w:r>
      <w:r w:rsidRPr="00A16DA7">
        <w:rPr>
          <w:b/>
          <w:bCs/>
        </w:rPr>
        <w:t>VirtualBox and SEED VM</w:t>
      </w:r>
      <w:r>
        <w:t>] Later in this course, some assignments will include labs. They are based on the SEED labs (</w:t>
      </w:r>
      <w:r w:rsidRPr="00A16DA7">
        <w:t>https://www.handsonsecurity.net/resources.html</w:t>
      </w:r>
      <w:r>
        <w:t>) which use VirtualBox (</w:t>
      </w:r>
      <w:r w:rsidRPr="00A16DA7">
        <w:t>https://www.virtualbox.org/</w:t>
      </w:r>
      <w:r>
        <w:t>).</w:t>
      </w:r>
      <w:r w:rsidR="000472F8">
        <w:t xml:space="preserve"> </w:t>
      </w:r>
      <w:r w:rsidR="00B1774F">
        <w:t xml:space="preserve">In this question, we will perform some basic setup of the environment for these labs. </w:t>
      </w:r>
      <w:r w:rsidR="000472F8">
        <w:t xml:space="preserve">Download the latest version of VirtualBox on your computer. Then, import a pre-built SEED </w:t>
      </w:r>
      <w:r w:rsidR="000472F8" w:rsidRPr="000472F8">
        <w:t>Ubuntu 20.04 VM</w:t>
      </w:r>
      <w:r w:rsidR="000472F8">
        <w:t xml:space="preserve"> using the VM Manual in Section “</w:t>
      </w:r>
      <w:r w:rsidR="000472F8" w:rsidRPr="000472F8">
        <w:t>Ubuntu 20.04 VM (for Intel/AMD Machines)</w:t>
      </w:r>
      <w:r w:rsidR="000472F8">
        <w:t xml:space="preserve">” from here: </w:t>
      </w:r>
      <w:hyperlink r:id="rId15" w:history="1">
        <w:r w:rsidR="000472F8" w:rsidRPr="00183538">
          <w:rPr>
            <w:rStyle w:val="Hyperlink"/>
          </w:rPr>
          <w:t>https://seedsecuritylabs.org/labsetup.html</w:t>
        </w:r>
      </w:hyperlink>
    </w:p>
    <w:p w14:paraId="785B2DFC" w14:textId="24BACE5F" w:rsidR="000472F8" w:rsidRDefault="000472F8" w:rsidP="000472F8">
      <w:pPr>
        <w:pStyle w:val="ListParagraph"/>
        <w:spacing w:before="120" w:after="0" w:line="240" w:lineRule="auto"/>
        <w:ind w:left="360"/>
      </w:pPr>
      <w:r>
        <w:t xml:space="preserve">Note that the newest version of VirtualBox does support </w:t>
      </w:r>
      <w:r w:rsidRPr="000472F8">
        <w:t>Apple Silicon machines (M1/M2 chips)</w:t>
      </w:r>
      <w:r>
        <w:t>, and hence the</w:t>
      </w:r>
      <w:r w:rsidR="00B1774F">
        <w:t>ir</w:t>
      </w:r>
      <w:r>
        <w:t xml:space="preserve"> users may also follow the above-mentioned VM Manual.</w:t>
      </w:r>
      <w:r w:rsidR="00F361DD">
        <w:t xml:space="preserve"> You must attach the following two screenshots: (1) a VirtualBox window showing an imported SEED Ubuntu VM. </w:t>
      </w:r>
      <w:r w:rsidR="00F361DD">
        <w:br/>
        <w:t xml:space="preserve">(2) Start the SEED Ubuntu VM and provide a screenshot of the Ubuntu (guest OS) desktop.  </w:t>
      </w:r>
    </w:p>
    <w:p w14:paraId="7F836323" w14:textId="6CC0ADA4" w:rsidR="00BE73FA" w:rsidRDefault="00E60678" w:rsidP="00BE73FA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 w:rsidRPr="00E60678">
        <w:rPr>
          <w:b/>
          <w:bCs/>
        </w:rPr>
        <w:t>Answer:</w:t>
      </w:r>
    </w:p>
    <w:p w14:paraId="5DE579CC" w14:textId="7BF642A6" w:rsidR="004503E0" w:rsidRDefault="004503E0" w:rsidP="00BE73FA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>
        <w:rPr>
          <w:b/>
          <w:bCs/>
        </w:rPr>
        <w:t>Screenshot for 1: An Imported SEED Ubuntu VM (Virtual Box)</w:t>
      </w:r>
    </w:p>
    <w:p w14:paraId="1FFD45C8" w14:textId="688C9D7B" w:rsidR="004503E0" w:rsidRPr="00E60678" w:rsidRDefault="004503E0" w:rsidP="00BE73FA">
      <w:pPr>
        <w:pStyle w:val="ListParagraph"/>
        <w:spacing w:before="120" w:after="0" w:line="240" w:lineRule="auto"/>
        <w:ind w:left="360"/>
        <w:contextualSpacing w:val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582654D" wp14:editId="7368D55B">
            <wp:extent cx="5943600" cy="7536815"/>
            <wp:effectExtent l="0" t="0" r="0" b="0"/>
            <wp:docPr id="73715231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52317" name="Picture 6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8224" w14:textId="222A7887" w:rsidR="007A589F" w:rsidRDefault="007A589F" w:rsidP="007A589F">
      <w:pPr>
        <w:spacing w:after="0" w:line="240" w:lineRule="auto"/>
      </w:pPr>
    </w:p>
    <w:p w14:paraId="005A7BAC" w14:textId="4186CE26" w:rsidR="00A605FA" w:rsidRDefault="00A605FA" w:rsidP="00780AAA">
      <w:pPr>
        <w:spacing w:before="120" w:line="240" w:lineRule="auto"/>
        <w:ind w:left="360"/>
      </w:pPr>
    </w:p>
    <w:p w14:paraId="55F38B2C" w14:textId="77777777" w:rsidR="004503E0" w:rsidRDefault="004503E0" w:rsidP="00780AAA">
      <w:pPr>
        <w:spacing w:before="120" w:line="240" w:lineRule="auto"/>
        <w:ind w:left="360"/>
      </w:pPr>
    </w:p>
    <w:p w14:paraId="535AFA81" w14:textId="35543C3B" w:rsidR="004503E0" w:rsidRDefault="004503E0" w:rsidP="00780AAA">
      <w:pPr>
        <w:spacing w:before="120" w:line="240" w:lineRule="auto"/>
        <w:ind w:left="360"/>
        <w:rPr>
          <w:b/>
          <w:bCs/>
        </w:rPr>
      </w:pPr>
      <w:r w:rsidRPr="004503E0">
        <w:rPr>
          <w:b/>
          <w:bCs/>
        </w:rPr>
        <w:lastRenderedPageBreak/>
        <w:t>Screenshot for 2:</w:t>
      </w:r>
    </w:p>
    <w:p w14:paraId="750EC33C" w14:textId="024C072A" w:rsidR="004503E0" w:rsidRPr="004503E0" w:rsidRDefault="004503E0" w:rsidP="00780AAA">
      <w:pPr>
        <w:spacing w:before="120" w:line="240" w:lineRule="auto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BB9A25" wp14:editId="352E5CB4">
            <wp:extent cx="5943600" cy="7545705"/>
            <wp:effectExtent l="0" t="0" r="0" b="0"/>
            <wp:docPr id="5283237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23705" name="Picture 7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3E0" w:rsidRPr="004503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4BB7"/>
    <w:multiLevelType w:val="hybridMultilevel"/>
    <w:tmpl w:val="98DCB0AA"/>
    <w:lvl w:ilvl="0" w:tplc="57608C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F07F79"/>
    <w:multiLevelType w:val="hybridMultilevel"/>
    <w:tmpl w:val="46D84E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B33E51"/>
    <w:multiLevelType w:val="hybridMultilevel"/>
    <w:tmpl w:val="A36E4A4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5B6308"/>
    <w:multiLevelType w:val="hybridMultilevel"/>
    <w:tmpl w:val="40F2DC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22EA7"/>
    <w:multiLevelType w:val="hybridMultilevel"/>
    <w:tmpl w:val="F626B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B22172"/>
    <w:multiLevelType w:val="hybridMultilevel"/>
    <w:tmpl w:val="0F30E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A617DD"/>
    <w:multiLevelType w:val="hybridMultilevel"/>
    <w:tmpl w:val="81DEA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517A84"/>
    <w:multiLevelType w:val="hybridMultilevel"/>
    <w:tmpl w:val="CA86F7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CB5570"/>
    <w:multiLevelType w:val="hybridMultilevel"/>
    <w:tmpl w:val="2D5EFF14"/>
    <w:lvl w:ilvl="0" w:tplc="42E0E7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727E84"/>
    <w:multiLevelType w:val="hybridMultilevel"/>
    <w:tmpl w:val="CA583C8A"/>
    <w:lvl w:ilvl="0" w:tplc="04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0" w15:restartNumberingAfterBreak="0">
    <w:nsid w:val="65DC7A4F"/>
    <w:multiLevelType w:val="hybridMultilevel"/>
    <w:tmpl w:val="F00C8B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694B31"/>
    <w:multiLevelType w:val="hybridMultilevel"/>
    <w:tmpl w:val="2D522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2D40298"/>
    <w:multiLevelType w:val="hybridMultilevel"/>
    <w:tmpl w:val="6AC47F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5661F22"/>
    <w:multiLevelType w:val="multilevel"/>
    <w:tmpl w:val="F36AD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0647214">
    <w:abstractNumId w:val="5"/>
  </w:num>
  <w:num w:numId="2" w16cid:durableId="1183007958">
    <w:abstractNumId w:val="2"/>
  </w:num>
  <w:num w:numId="3" w16cid:durableId="1940062985">
    <w:abstractNumId w:val="6"/>
  </w:num>
  <w:num w:numId="4" w16cid:durableId="1337074227">
    <w:abstractNumId w:val="1"/>
  </w:num>
  <w:num w:numId="5" w16cid:durableId="1556358780">
    <w:abstractNumId w:val="8"/>
  </w:num>
  <w:num w:numId="6" w16cid:durableId="1551573654">
    <w:abstractNumId w:val="0"/>
  </w:num>
  <w:num w:numId="7" w16cid:durableId="805439495">
    <w:abstractNumId w:val="9"/>
  </w:num>
  <w:num w:numId="8" w16cid:durableId="1690373267">
    <w:abstractNumId w:val="10"/>
  </w:num>
  <w:num w:numId="9" w16cid:durableId="1546525326">
    <w:abstractNumId w:val="12"/>
  </w:num>
  <w:num w:numId="10" w16cid:durableId="1153906225">
    <w:abstractNumId w:val="4"/>
  </w:num>
  <w:num w:numId="11" w16cid:durableId="1091659944">
    <w:abstractNumId w:val="7"/>
  </w:num>
  <w:num w:numId="12" w16cid:durableId="452527633">
    <w:abstractNumId w:val="3"/>
  </w:num>
  <w:num w:numId="13" w16cid:durableId="822280532">
    <w:abstractNumId w:val="13"/>
  </w:num>
  <w:num w:numId="14" w16cid:durableId="193652330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2FE"/>
    <w:rsid w:val="000472F8"/>
    <w:rsid w:val="00051C08"/>
    <w:rsid w:val="00052CE2"/>
    <w:rsid w:val="00053B89"/>
    <w:rsid w:val="000607E0"/>
    <w:rsid w:val="000651B6"/>
    <w:rsid w:val="0008089E"/>
    <w:rsid w:val="000852FE"/>
    <w:rsid w:val="000956CE"/>
    <w:rsid w:val="000A460D"/>
    <w:rsid w:val="000B38CB"/>
    <w:rsid w:val="000B3C8C"/>
    <w:rsid w:val="000B59C7"/>
    <w:rsid w:val="000C12E2"/>
    <w:rsid w:val="000C2D14"/>
    <w:rsid w:val="000D2288"/>
    <w:rsid w:val="000D29DD"/>
    <w:rsid w:val="000F617A"/>
    <w:rsid w:val="000F6618"/>
    <w:rsid w:val="00112013"/>
    <w:rsid w:val="001248C0"/>
    <w:rsid w:val="001250AC"/>
    <w:rsid w:val="00145B62"/>
    <w:rsid w:val="0017610D"/>
    <w:rsid w:val="00177307"/>
    <w:rsid w:val="001865FA"/>
    <w:rsid w:val="001A4DCD"/>
    <w:rsid w:val="001C2669"/>
    <w:rsid w:val="001C52FE"/>
    <w:rsid w:val="001E1D8C"/>
    <w:rsid w:val="001E687A"/>
    <w:rsid w:val="001F6A3A"/>
    <w:rsid w:val="00203F07"/>
    <w:rsid w:val="00204099"/>
    <w:rsid w:val="00213D29"/>
    <w:rsid w:val="00215C77"/>
    <w:rsid w:val="00220224"/>
    <w:rsid w:val="00227B12"/>
    <w:rsid w:val="00241B31"/>
    <w:rsid w:val="00245115"/>
    <w:rsid w:val="002623AC"/>
    <w:rsid w:val="0026272A"/>
    <w:rsid w:val="00271B52"/>
    <w:rsid w:val="00275810"/>
    <w:rsid w:val="00295C8D"/>
    <w:rsid w:val="002B3A4D"/>
    <w:rsid w:val="002C095E"/>
    <w:rsid w:val="002C0DA7"/>
    <w:rsid w:val="002C2C8A"/>
    <w:rsid w:val="002D4DC4"/>
    <w:rsid w:val="002E5A30"/>
    <w:rsid w:val="002E687E"/>
    <w:rsid w:val="002F1282"/>
    <w:rsid w:val="002F1395"/>
    <w:rsid w:val="0030130B"/>
    <w:rsid w:val="00312E18"/>
    <w:rsid w:val="00313647"/>
    <w:rsid w:val="003225C1"/>
    <w:rsid w:val="00346DD5"/>
    <w:rsid w:val="00375088"/>
    <w:rsid w:val="00390B68"/>
    <w:rsid w:val="00397269"/>
    <w:rsid w:val="003A6E76"/>
    <w:rsid w:val="003D0AF1"/>
    <w:rsid w:val="003D3344"/>
    <w:rsid w:val="003F0D19"/>
    <w:rsid w:val="00400499"/>
    <w:rsid w:val="00420AE5"/>
    <w:rsid w:val="00420DD9"/>
    <w:rsid w:val="00430B17"/>
    <w:rsid w:val="00431490"/>
    <w:rsid w:val="00432D00"/>
    <w:rsid w:val="00435C3A"/>
    <w:rsid w:val="00441E7E"/>
    <w:rsid w:val="00443F6F"/>
    <w:rsid w:val="004503E0"/>
    <w:rsid w:val="00457DB1"/>
    <w:rsid w:val="004644B6"/>
    <w:rsid w:val="004713C7"/>
    <w:rsid w:val="00471790"/>
    <w:rsid w:val="00471FD2"/>
    <w:rsid w:val="00474FA3"/>
    <w:rsid w:val="00490932"/>
    <w:rsid w:val="00490B4B"/>
    <w:rsid w:val="00494FD3"/>
    <w:rsid w:val="00496B43"/>
    <w:rsid w:val="004A340A"/>
    <w:rsid w:val="004A4E91"/>
    <w:rsid w:val="004B009F"/>
    <w:rsid w:val="004B2099"/>
    <w:rsid w:val="004C5B02"/>
    <w:rsid w:val="00541D62"/>
    <w:rsid w:val="00560ACA"/>
    <w:rsid w:val="00564337"/>
    <w:rsid w:val="005657A2"/>
    <w:rsid w:val="00597B60"/>
    <w:rsid w:val="005A3480"/>
    <w:rsid w:val="005A6012"/>
    <w:rsid w:val="005B25A2"/>
    <w:rsid w:val="005B75BD"/>
    <w:rsid w:val="005E35B9"/>
    <w:rsid w:val="005F4E8E"/>
    <w:rsid w:val="00602F00"/>
    <w:rsid w:val="00612704"/>
    <w:rsid w:val="00614888"/>
    <w:rsid w:val="006174B0"/>
    <w:rsid w:val="00624CBB"/>
    <w:rsid w:val="006270E0"/>
    <w:rsid w:val="00640BE2"/>
    <w:rsid w:val="00640D1E"/>
    <w:rsid w:val="006415F1"/>
    <w:rsid w:val="00641D87"/>
    <w:rsid w:val="00641F42"/>
    <w:rsid w:val="00647C6C"/>
    <w:rsid w:val="00655713"/>
    <w:rsid w:val="0066210B"/>
    <w:rsid w:val="006658D3"/>
    <w:rsid w:val="006730D8"/>
    <w:rsid w:val="006A21EE"/>
    <w:rsid w:val="006A4CE7"/>
    <w:rsid w:val="006A7BA2"/>
    <w:rsid w:val="006B1BC3"/>
    <w:rsid w:val="006B502F"/>
    <w:rsid w:val="006E0E01"/>
    <w:rsid w:val="006E514A"/>
    <w:rsid w:val="006E5A75"/>
    <w:rsid w:val="007073D7"/>
    <w:rsid w:val="007137C8"/>
    <w:rsid w:val="00721B9F"/>
    <w:rsid w:val="00723196"/>
    <w:rsid w:val="0072490D"/>
    <w:rsid w:val="0073344F"/>
    <w:rsid w:val="00744480"/>
    <w:rsid w:val="00747B61"/>
    <w:rsid w:val="0076443B"/>
    <w:rsid w:val="00780AAA"/>
    <w:rsid w:val="007A589F"/>
    <w:rsid w:val="007B0E96"/>
    <w:rsid w:val="007B4952"/>
    <w:rsid w:val="007C409F"/>
    <w:rsid w:val="007C79C3"/>
    <w:rsid w:val="007F3CB2"/>
    <w:rsid w:val="007F5C96"/>
    <w:rsid w:val="008076D4"/>
    <w:rsid w:val="008141AD"/>
    <w:rsid w:val="0081643A"/>
    <w:rsid w:val="00827A36"/>
    <w:rsid w:val="0084063F"/>
    <w:rsid w:val="00845736"/>
    <w:rsid w:val="00845AD5"/>
    <w:rsid w:val="008477CB"/>
    <w:rsid w:val="00853E72"/>
    <w:rsid w:val="00857870"/>
    <w:rsid w:val="008704DD"/>
    <w:rsid w:val="00874B08"/>
    <w:rsid w:val="00875599"/>
    <w:rsid w:val="0088270F"/>
    <w:rsid w:val="00885080"/>
    <w:rsid w:val="00886746"/>
    <w:rsid w:val="00890F9C"/>
    <w:rsid w:val="00891EE9"/>
    <w:rsid w:val="008A1959"/>
    <w:rsid w:val="008A2B7B"/>
    <w:rsid w:val="008A5ED0"/>
    <w:rsid w:val="008B0FE9"/>
    <w:rsid w:val="008C07B9"/>
    <w:rsid w:val="008D0EFD"/>
    <w:rsid w:val="008E323A"/>
    <w:rsid w:val="008E6140"/>
    <w:rsid w:val="008F1A84"/>
    <w:rsid w:val="008F3A73"/>
    <w:rsid w:val="0090151F"/>
    <w:rsid w:val="00922F6B"/>
    <w:rsid w:val="00926332"/>
    <w:rsid w:val="009277A9"/>
    <w:rsid w:val="00930E29"/>
    <w:rsid w:val="00934CE0"/>
    <w:rsid w:val="0093748C"/>
    <w:rsid w:val="00947CA4"/>
    <w:rsid w:val="0095372E"/>
    <w:rsid w:val="00963E74"/>
    <w:rsid w:val="00970C29"/>
    <w:rsid w:val="00987BF1"/>
    <w:rsid w:val="00992426"/>
    <w:rsid w:val="00992B7F"/>
    <w:rsid w:val="00995231"/>
    <w:rsid w:val="009A59E8"/>
    <w:rsid w:val="009B3212"/>
    <w:rsid w:val="009B5348"/>
    <w:rsid w:val="009B5357"/>
    <w:rsid w:val="009C2511"/>
    <w:rsid w:val="009E4399"/>
    <w:rsid w:val="009E6D9B"/>
    <w:rsid w:val="00A0163B"/>
    <w:rsid w:val="00A02A9A"/>
    <w:rsid w:val="00A10EE8"/>
    <w:rsid w:val="00A15397"/>
    <w:rsid w:val="00A16DA7"/>
    <w:rsid w:val="00A22A05"/>
    <w:rsid w:val="00A23597"/>
    <w:rsid w:val="00A26090"/>
    <w:rsid w:val="00A26DD2"/>
    <w:rsid w:val="00A27523"/>
    <w:rsid w:val="00A450C2"/>
    <w:rsid w:val="00A45A4E"/>
    <w:rsid w:val="00A4686A"/>
    <w:rsid w:val="00A53C49"/>
    <w:rsid w:val="00A560EA"/>
    <w:rsid w:val="00A605FA"/>
    <w:rsid w:val="00A80048"/>
    <w:rsid w:val="00A80505"/>
    <w:rsid w:val="00A83498"/>
    <w:rsid w:val="00A8550E"/>
    <w:rsid w:val="00A93643"/>
    <w:rsid w:val="00A94CEA"/>
    <w:rsid w:val="00AA75FB"/>
    <w:rsid w:val="00AB1F09"/>
    <w:rsid w:val="00AB5F2D"/>
    <w:rsid w:val="00AB67CD"/>
    <w:rsid w:val="00AC5D8B"/>
    <w:rsid w:val="00AF11BB"/>
    <w:rsid w:val="00B02148"/>
    <w:rsid w:val="00B023A3"/>
    <w:rsid w:val="00B03853"/>
    <w:rsid w:val="00B06828"/>
    <w:rsid w:val="00B14068"/>
    <w:rsid w:val="00B15C6B"/>
    <w:rsid w:val="00B1774F"/>
    <w:rsid w:val="00B2277A"/>
    <w:rsid w:val="00B325E2"/>
    <w:rsid w:val="00B332EE"/>
    <w:rsid w:val="00B34313"/>
    <w:rsid w:val="00B501FE"/>
    <w:rsid w:val="00B533FA"/>
    <w:rsid w:val="00B70E2A"/>
    <w:rsid w:val="00B7175D"/>
    <w:rsid w:val="00B7246E"/>
    <w:rsid w:val="00B80E9F"/>
    <w:rsid w:val="00B84AC3"/>
    <w:rsid w:val="00B87469"/>
    <w:rsid w:val="00BA17F7"/>
    <w:rsid w:val="00BA2F01"/>
    <w:rsid w:val="00BA3CC3"/>
    <w:rsid w:val="00BC64E6"/>
    <w:rsid w:val="00BE0AAD"/>
    <w:rsid w:val="00BE27A5"/>
    <w:rsid w:val="00BE73FA"/>
    <w:rsid w:val="00BE7D9E"/>
    <w:rsid w:val="00BF537A"/>
    <w:rsid w:val="00C11461"/>
    <w:rsid w:val="00C26127"/>
    <w:rsid w:val="00C335B0"/>
    <w:rsid w:val="00C4593E"/>
    <w:rsid w:val="00C478C9"/>
    <w:rsid w:val="00C529BB"/>
    <w:rsid w:val="00C52C89"/>
    <w:rsid w:val="00C80136"/>
    <w:rsid w:val="00C82DB6"/>
    <w:rsid w:val="00C90458"/>
    <w:rsid w:val="00C91413"/>
    <w:rsid w:val="00C93B7F"/>
    <w:rsid w:val="00C96790"/>
    <w:rsid w:val="00CE1457"/>
    <w:rsid w:val="00CE406B"/>
    <w:rsid w:val="00CE4D1F"/>
    <w:rsid w:val="00CF1F7D"/>
    <w:rsid w:val="00CF2C9B"/>
    <w:rsid w:val="00CF5B9C"/>
    <w:rsid w:val="00CF64AD"/>
    <w:rsid w:val="00CF71A4"/>
    <w:rsid w:val="00D07DB1"/>
    <w:rsid w:val="00D37737"/>
    <w:rsid w:val="00D542F5"/>
    <w:rsid w:val="00D650F9"/>
    <w:rsid w:val="00D670F4"/>
    <w:rsid w:val="00D763F2"/>
    <w:rsid w:val="00D77FB0"/>
    <w:rsid w:val="00D84BB1"/>
    <w:rsid w:val="00D8764C"/>
    <w:rsid w:val="00D96A04"/>
    <w:rsid w:val="00DD6762"/>
    <w:rsid w:val="00DD7C87"/>
    <w:rsid w:val="00DD7E17"/>
    <w:rsid w:val="00DF09E8"/>
    <w:rsid w:val="00DF597A"/>
    <w:rsid w:val="00E1010F"/>
    <w:rsid w:val="00E14795"/>
    <w:rsid w:val="00E16493"/>
    <w:rsid w:val="00E346BE"/>
    <w:rsid w:val="00E44B21"/>
    <w:rsid w:val="00E5653A"/>
    <w:rsid w:val="00E57944"/>
    <w:rsid w:val="00E60678"/>
    <w:rsid w:val="00E63213"/>
    <w:rsid w:val="00E67177"/>
    <w:rsid w:val="00E85E88"/>
    <w:rsid w:val="00E878A1"/>
    <w:rsid w:val="00EA647B"/>
    <w:rsid w:val="00ED5D1A"/>
    <w:rsid w:val="00F0664B"/>
    <w:rsid w:val="00F1016A"/>
    <w:rsid w:val="00F210AF"/>
    <w:rsid w:val="00F2122A"/>
    <w:rsid w:val="00F216A9"/>
    <w:rsid w:val="00F23692"/>
    <w:rsid w:val="00F24D63"/>
    <w:rsid w:val="00F361DD"/>
    <w:rsid w:val="00F67561"/>
    <w:rsid w:val="00F70DED"/>
    <w:rsid w:val="00F71445"/>
    <w:rsid w:val="00F77A93"/>
    <w:rsid w:val="00F93FE1"/>
    <w:rsid w:val="00F9609F"/>
    <w:rsid w:val="00FA0988"/>
    <w:rsid w:val="00FA1941"/>
    <w:rsid w:val="00FA373D"/>
    <w:rsid w:val="00FA71A7"/>
    <w:rsid w:val="00FB3AB9"/>
    <w:rsid w:val="00FC369B"/>
    <w:rsid w:val="00FD4AEA"/>
    <w:rsid w:val="00FD6D89"/>
    <w:rsid w:val="00FE53D4"/>
    <w:rsid w:val="00FF4472"/>
    <w:rsid w:val="00FF57DB"/>
    <w:rsid w:val="00FF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B9C9BB3"/>
  <w15:chartTrackingRefBased/>
  <w15:docId w15:val="{3FC9EE11-289F-4A85-A7F9-61786287D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7D9E"/>
    <w:pPr>
      <w:contextualSpacing/>
    </w:pPr>
  </w:style>
  <w:style w:type="table" w:styleId="TableGrid">
    <w:name w:val="Table Grid"/>
    <w:basedOn w:val="TableNormal"/>
    <w:uiPriority w:val="39"/>
    <w:rsid w:val="00E101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7F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25A2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F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eedsecuritylabs.org/labsetup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DF72F5-7662-4B15-9C54-F04B2862E355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37f4b8a2-ad4f-41b5-9a91-284d2cc38f56}" enabled="1" method="Standard" siteId="{70de1992-07c6-480f-a318-a1afcba03983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3195</TotalTime>
  <Pages>6</Pages>
  <Words>879</Words>
  <Characters>5013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Sapkota, Pradip</cp:lastModifiedBy>
  <cp:revision>232</cp:revision>
  <cp:lastPrinted>2022-04-05T02:53:00Z</cp:lastPrinted>
  <dcterms:created xsi:type="dcterms:W3CDTF">2018-01-14T02:04:00Z</dcterms:created>
  <dcterms:modified xsi:type="dcterms:W3CDTF">2025-03-01T04:45:00Z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2e7666904017b467084e00fb10f5cacb917879c03afc91ac242a5700eb963dfe</vt:lpwstr>
  </property>
</Properties>
</file>